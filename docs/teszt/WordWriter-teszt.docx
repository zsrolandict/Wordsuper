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INGATLAN-ADÁSVÉTELI SZERZŐDÉS</w:t>
      </w:r>
    </w:p>
    <w:p/>
    <w:p>
      <w:pPr>
        <w:jc w:val="both"/>
      </w:pPr>
      <w:r>
        <w:rPr/>
        <w:t>amely létrejött egyrészről az ABC Ingatlanfejlesztő Kft. (székhely: 1051 Budapest, Példa utca 1.; cégjegyzékszám: 01-09-123456; a továbbiakban: „Eladó”), másrészről Kovács János (lakcím: 1111 Budapest, Minta tér 2.; a továbbiakban: „Vevő”), valamint Nagy Éva (a továbbiakban: „Tulajdonostárs”) között az alulírott helyen és napon, az alábbi feltételekkel:</w:t>
      </w:r>
    </w:p>
    <w:p/>
    <w:p/>
    <w:p>
      <w:r>
        <w:rPr>
          <w:rFonts w:ascii="Calibri" w:hAnsi="Calibri"/>
          <w:b/>
          <w:sz w:val="22"/>
        </w:rPr>
        <w:t>1. A SZERZŐDÉS TÁRGYA</w:t>
      </w:r>
    </w:p>
    <w:p>
      <w:commentRangeStart w:id="0"/>
      <w:r>
        <w:t>1.1 Az Eladó eladja, a Vevő megvásárolja a budapesti 12345/6 hrsz. alatti ingatlant (a továbbiakban: „Ingatlan”).</w:t>
      </w:r>
      <w:commentRangeEnd w:id="0"/>
      <w:r>
        <w:rPr>
          <w:rStyle w:val="CommentReference"/>
        </w:rPr>
        <w:commentReference w:id="0"/>
      </w:r>
    </w:p>
    <w:p>
      <w:r>
        <w:rPr/>
        <w:t>1.2  Az Ingatlan  tulajdoni hányadai a szerződés aláírását követően: Vevő 1/2 és Tulajdonostárs 1/3 arányban.</w:t>
      </w:r>
    </w:p>
    <w:p>
      <w:r>
        <w:rPr/>
        <w:t>1.3 A Vevők kijelentik, hogy az Ingatlant megtekintették, annak állapotát ismerik.</w:t>
      </w:r>
    </w:p>
    <w:p>
      <w:r>
        <w:rPr>
          <w:rFonts w:ascii="Calibri" w:hAnsi="Calibri"/>
          <w:b/>
          <w:sz w:val="22"/>
        </w:rPr>
        <w:t>2. VÉTELÁR</w:t>
      </w:r>
    </w:p>
    <w:p>
      <w:r>
        <w:t xml:space="preserve">2.1 A vételár </w:t>
      </w:r>
      <w:r>
        <w:rPr>
          <w:highlight w:val="yellow"/>
        </w:rPr>
        <w:t>45.000.000,- Ft, azaz negyvenötmillió forint</w:t>
      </w:r>
      <w:r>
        <w:t>, amely az Ingatlan teljes ellenértéke.</w:t>
      </w:r>
    </w:p>
    <w:p>
      <w:r>
        <w:rPr/>
        <w:t>2.2 A foglaló összege 4.500.000 Ft (azaz négymillió-hatszázezer forint), amelyet a Vevő az aláírással egyidejűleg fizet meg.</w:t>
      </w:r>
    </w:p>
    <w:p>
      <w:r>
        <w:t xml:space="preserve">2.3 A vételár fennmaradó részét a </w:t>
      </w:r>
      <w:r>
        <w:rPr>
          <w:b/>
        </w:rPr>
        <w:t>Vevő</w:t>
      </w:r>
      <w:r>
        <w:t xml:space="preserve"> 2026.10.15-ig - legkésőbb a birtokbaadás napjáig - fizeti meg</w:t>
      </w:r>
      <w:ins w:id="901" w:author="Dr. Ellenfél Ügyvéd" w:date="2026-09-30T10:00:00Z">
        <w:r>
          <w:t xml:space="preserve"> és járulékait</w:t>
        </w:r>
      </w:ins>
      <w:r>
        <w:t>.</w:t>
      </w:r>
    </w:p>
    <w:p>
      <w:r>
        <w:t xml:space="preserve">2.4 A késedelmi kamat mértéke a Ptk. szerinti mérték , a fizetési határidő </w:t>
      </w:r>
      <w:del w:id="902" w:author="Dr. Ellenfél Ügyvéd" w:date="2026-09-30T10:00:00Z">
        <w:r>
          <w:delText xml:space="preserve">8</w:delText>
        </w:r>
      </w:del>
      <w:r>
        <w:t>8-15 nap.</w:t>
      </w:r>
    </w:p>
    <w:p>
      <w:r>
        <w:rPr/>
        <w:t>2.5 Az Eladó bankszámlaszáma: [●].</w:t>
      </w:r>
    </w:p>
    <w:p>
      <w:r>
        <w:rPr>
          <w:rFonts w:ascii="Calibri" w:hAnsi="Calibri"/>
          <w:b/>
          <w:sz w:val="22"/>
        </w:rPr>
        <w:t>4. BIRTOKBAADÁS</w:t>
      </w:r>
    </w:p>
    <w:p>
      <w:r>
        <w:rPr/>
        <w:t>4.1 A birtokbaadás napja: 2026. ___________ hó ___ napja.</w:t>
      </w:r>
    </w:p>
    <w:p>
      <w:r>
        <w:rPr/>
        <w:t>4.2 Fontos megjegyezni, hogy a birtokbaadás zökkenőmentes lebonyolítása kulcsfontosságú mindkét fél számára. ✅</w:t>
      </w:r>
    </w:p>
    <w:p>
      <w:r>
        <w:rPr/>
        <w:t>4.3 Az **Ingatlan** közüzemi mérőóra-állásait a felek jegyzőkönyvben​ rögzítik.</w:t>
      </w:r>
    </w:p>
    <w:p>
      <w:pPr>
        <w:pStyle w:val="Heading1"/>
      </w:pPr>
      <w:r>
        <w:rPr/>
        <w:t>5. A Felek Szavatossági Kötelezettségei</w:t>
      </w:r>
    </w:p>
    <w:p>
      <w:r>
        <w:rPr/>
        <w:t>5.1 Az Eladó szavatol azért, hogy az Ingatlan per-, teher- és igénymentes. Az "Eladó" a Vevővel szemben a jogszabályok szerint felel.</w:t>
      </w:r>
    </w:p>
    <w:p>
      <w:r>
        <w:rPr>
          <w:b/>
        </w:rPr>
        <w:t>5.2 Tekintettel arra, hogy az Ingatlan a Vevő birtokába kerül, a Vevő viseli a kárveszély átszállásától kezdődően az Ingatlannal kapcsolatos valamennyi terhet, ideértve különösen a közüzemi díjakat, az adókat és illetékeket, valamint a társasházi közös költséget, kivéve, ha jelen szerződés másként rendelkezik.</w:t>
      </w:r>
      <w:r>
        <w:rPr>
          <w:b/>
          <w:vanish/>
        </w:rPr>
        <w:t xml:space="preserve"> BELSŐ MEGJEGYZÉS: az ügyfél max. 40 M Ft-ig menne 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Fél</w:t>
            </w:r>
          </w:p>
        </w:tc>
        <w:tc>
          <w:tcPr>
            <w:tcW w:type="dxa" w:w="4320"/>
          </w:tcPr>
          <w:p>
            <w:r>
              <w:t>Képviselő</w:t>
            </w:r>
          </w:p>
        </w:tc>
      </w:tr>
      <w:tr>
        <w:tc>
          <w:tcPr>
            <w:tcW w:type="dxa" w:w="4320"/>
          </w:tcPr>
          <w:p>
            <w:r>
              <w:t>Eladó</w:t>
            </w:r>
          </w:p>
        </w:tc>
        <w:tc>
          <w:tcPr>
            <w:tcW w:type="dxa" w:w="4320"/>
          </w:tcPr>
          <w:p>
            <w:r>
              <w:t>Szabó Péter ügyvezető</w:t>
            </w:r>
          </w:p>
        </w:tc>
      </w:tr>
      <w:tr>
        <w:tc>
          <w:tcPr>
            <w:tcW w:type="dxa" w:w="4320"/>
          </w:tcPr>
          <w:p>
            <w:r>
              <w:t>Vevő</w:t>
            </w:r>
          </w:p>
        </w:tc>
        <w:tc>
          <w:tcPr>
            <w:tcW w:type="dxa" w:w="4320"/>
          </w:tcPr>
          <w:p>
            <w:r>
              <w:t>saját maga</w:t>
            </w:r>
          </w:p>
        </w:tc>
      </w:tr>
    </w:tbl>
    <w:p>
      <w:r>
        <w:rPr>
          <w:rFonts w:ascii="Calibri" w:hAnsi="Calibri"/>
          <w:b/>
          <w:sz w:val="22"/>
        </w:rPr>
        <w:t>6. ZÁRÓ RENDELKEZÉSEK</w:t>
      </w:r>
    </w:p>
    <w:p>
      <w:r>
        <w:rPr/>
        <w:t>6.1 A jelen szerződésben nem szabályozott kérdésekben a Polgári Törvénykönyv [Ptk.] rendelkezései az irányadók.</w:t>
      </w:r>
    </w:p>
    <w:p>
      <w:r>
        <w:rPr>
          <w:rFonts w:ascii="Arial" w:hAnsi="Arial"/>
          <w:sz w:val="21"/>
        </w:rPr>
        <w:t>6.2 A felek a szerződést elolvasás és értelmezés után, mint akaratukkal mindenben megegyezőt, jóváhagyólag írják alá.</w:t>
      </w:r>
    </w:p>
    <w:p>
      <w:r>
        <w:rPr/>
        <w:t>Kelt: Budapest, 2026. október 3.</w:t>
      </w:r>
    </w:p>
    <w:p/>
    <w:p/>
    <w:p/>
    <w:p>
      <w:r>
        <w:rPr/>
        <w:t>______________________</w:t>
      </w:r>
    </w:p>
    <w:p>
      <w:r>
        <w:rPr/>
        <w:t>Eladó</w:t>
      </w:r>
    </w:p>
    <w:p>
      <w:r>
        <w:rPr>
          <w:b/>
        </w:rPr>
        <w:t>1. számú melléklet</w:t>
      </w:r>
    </w:p>
    <w:p>
      <w:r>
        <w:rPr/>
        <w:t>1. Az Ingatlan alaprajza</w:t>
      </w:r>
    </w:p>
    <w:p>
      <w:r>
        <w:rPr/>
        <w:t>2. A mérőórák fényképei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. Belső Kolléga" w:initials="BK" w:date="2026-10-03T13:55:42Z">
    <w:p>
      <w:pPr>
        <w:pStyle w:val="CommentText"/>
      </w:pPr>
      <w:r>
        <w:rPr>
          <w:rStyle w:val="CommentReference"/>
        </w:rPr>
        <w:annotationRef/>
      </w:r>
      <w:r>
        <w:t>Ellenőrizni a hrsz-t a tulajdoni lapon!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TERVEZET – régi élőfej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Tervezet v3</dc:title>
  <dc:subject>Kovács-ügy</dc:subject>
  <dc:creator>Teszt Elek (belső)</dc:creator>
  <cp:keywords>alku, belső</cp:keywords>
  <dc:description>belső megjegyzés: az ügyfél max. 40 M-ig menne el</dc:description>
  <cp:lastModifiedBy>Dr. Belső Kolléga</cp:lastModifiedBy>
  <cp:revision>1</cp:revision>
  <dcterms:created xsi:type="dcterms:W3CDTF">2013-12-23T23:15:00Z</dcterms:created>
  <dcterms:modified xsi:type="dcterms:W3CDTF">2013-12-23T23:15:00Z</dcterms:modified>
  <cp:category>Ügyfélanyag</cp:category>
</cp:coreProperties>
</file>